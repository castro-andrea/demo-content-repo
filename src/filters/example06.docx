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olo1"/>
        <w:numPr>
          <w:ilvl w:val="0"/>
          <w:numId w:val="2"/>
        </w:numPr>
        <w:bidi w:val="0"/>
        <w:spacing w:before="240" w:after="120"/>
        <w:jc w:val="left"/>
        <w:rPr/>
      </w:pPr>
      <w:r>
        <w:rPr/>
        <w:t>Main Title</w:t>
      </w:r>
    </w:p>
    <w:p>
      <w:pPr>
        <w:pStyle w:val="Corpodeltesto"/>
        <w:bidi w:val="0"/>
        <w:jc w:val="left"/>
        <w:rPr/>
      </w:pPr>
      <w:r>
        <w:rPr/>
        <w:t xml:space="preserve">Paragraph of </w:t>
      </w:r>
      <w:commentRangeStart w:id="0"/>
      <w:r>
        <w:rPr/>
        <w:t>text</w:t>
      </w:r>
      <w:r>
        <w:rPr/>
      </w:r>
      <w:commentRangeEnd w:id="0"/>
      <w:r>
        <w:commentReference w:id="0"/>
      </w:r>
      <w:r>
        <w:rPr/>
        <w:t>.</w:t>
      </w:r>
    </w:p>
    <w:p>
      <w:pPr>
        <w:pStyle w:val="Corpodeltesto"/>
        <w:bidi w:val="0"/>
        <w:jc w:val="left"/>
        <w:rPr>
          <w:color w:val="FF0000"/>
        </w:rPr>
      </w:pPr>
      <w:r>
        <w:rPr>
          <w:color w:val="FF0000"/>
        </w:rPr>
        <w:t>Red text.</w:t>
      </w:r>
    </w:p>
    <w:p>
      <w:pPr>
        <w:pStyle w:val="Corpodeltesto"/>
        <w:bidi w:val="0"/>
        <w:jc w:val="left"/>
        <w:rPr>
          <w:color w:val="2A6099"/>
        </w:rPr>
      </w:pPr>
      <w:r>
        <w:rPr>
          <w:color w:val="2A6099"/>
        </w:rPr>
        <w:t>Blue text.</w:t>
      </w:r>
    </w:p>
    <w:p>
      <w:pPr>
        <w:pStyle w:val="Corpodeltesto"/>
        <w:bidi w:val="0"/>
        <w:jc w:val="left"/>
        <w:rPr>
          <w:vanish/>
        </w:rPr>
      </w:pPr>
      <w:r>
        <w:rPr>
          <w:vanish/>
        </w:rPr>
        <w:t>Hidden text.</w:t>
      </w:r>
    </w:p>
    <w:p>
      <w:pPr>
        <w:pStyle w:val="Corpodeltesto"/>
        <w:bidi w:val="0"/>
        <w:jc w:val="left"/>
        <w:rPr/>
      </w:pPr>
      <w:r>
        <w:rPr/>
        <w:t xml:space="preserve">Paragraph with </w:t>
      </w:r>
      <w:r>
        <w:rPr>
          <w:shd w:fill="FFFF00" w:val="clear"/>
        </w:rPr>
        <w:t>highlighted</w:t>
      </w:r>
      <w:r>
        <w:rPr/>
        <w:t xml:space="preserve"> word.</w:t>
      </w:r>
    </w:p>
    <w:p>
      <w:pPr>
        <w:pStyle w:val="Corpodeltesto"/>
        <w:bidi w:val="0"/>
        <w:jc w:val="left"/>
        <w:rPr/>
      </w:pPr>
      <w:r>
        <w:rPr/>
        <w:t>Paragraph with</w:t>
        <w:tab/>
        <w:t>tabulation</w:t>
        <w:tab/>
        <w:t>characters.</w:t>
      </w:r>
    </w:p>
    <w:p>
      <w:pPr>
        <w:pStyle w:val="Testocitato"/>
        <w:bidi w:val="0"/>
        <w:jc w:val="left"/>
        <w:rPr/>
      </w:pPr>
      <w:r>
        <w:rPr/>
        <w:t>Paragraph with “quoted text” style.</w:t>
      </w:r>
    </w:p>
    <w:p>
      <w:pPr>
        <w:pStyle w:val="Testopreformattato"/>
        <w:bidi w:val="0"/>
        <w:spacing w:before="0" w:after="0"/>
        <w:jc w:val="left"/>
        <w:rPr/>
      </w:pPr>
      <w:r>
        <w:rPr/>
        <w:t>Paragraph with “preformatted” style.</w:t>
      </w:r>
    </w:p>
    <w:p>
      <w:pPr>
        <w:pStyle w:val="Titolo2"/>
        <w:numPr>
          <w:ilvl w:val="1"/>
          <w:numId w:val="2"/>
        </w:numPr>
        <w:bidi w:val="0"/>
        <w:jc w:val="left"/>
        <w:rPr/>
      </w:pPr>
      <w:r>
        <w:rPr/>
        <w:t>Revisions</w:t>
      </w:r>
    </w:p>
    <w:p>
      <w:pPr>
        <w:pStyle w:val="Corpodeltesto"/>
        <w:bidi w:val="0"/>
        <w:jc w:val="left"/>
        <w:rPr/>
      </w:pPr>
      <w:r>
        <w:rPr/>
        <w:t>Base text in first paragraph.</w:t>
      </w:r>
    </w:p>
    <w:p>
      <w:pPr>
        <w:pStyle w:val="Corpodeltesto"/>
        <w:bidi w:val="0"/>
        <w:jc w:val="left"/>
        <w:rPr/>
      </w:pPr>
      <w:ins w:id="0" w:author="Alessandro Falappa" w:date="2024-01-12T15:18:53Z">
        <w:r>
          <w:rPr/>
          <w:t xml:space="preserve">Added text in </w:t>
        </w:r>
      </w:ins>
      <w:ins w:id="1" w:author="Alessandro Falappa" w:date="2024-01-12T15:19:02Z">
        <w:r>
          <w:rPr/>
          <w:t>paragraph.</w:t>
        </w:r>
      </w:ins>
    </w:p>
    <w:p>
      <w:pPr>
        <w:pStyle w:val="Corpodeltesto"/>
        <w:bidi w:val="0"/>
        <w:jc w:val="left"/>
        <w:rPr/>
      </w:pPr>
      <w:del w:id="2" w:author="Alessandro Falappa" w:date="2024-01-12T15:19:13Z">
        <w:r>
          <w:rPr/>
          <w:delText>Removed text in another paragraph.</w:delText>
        </w:r>
      </w:del>
    </w:p>
    <w:p>
      <w:pPr>
        <w:pStyle w:val="Corpodeltesto"/>
        <w:bidi w:val="0"/>
        <w:spacing w:lineRule="auto" w:line="276" w:before="0" w:after="14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700" w:footer="1134" w:bottom="170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lessandro Falappa" w:date="2024-01-12T15:19:34Z" w:initials="AF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it-IT" w:eastAsia="zh-CN" w:bidi="hi-IN"/>
        </w:rPr>
        <w:t>Comment text.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dipagina"/>
      <w:bidi w:val="0"/>
      <w:jc w:val="left"/>
      <w:rPr/>
    </w:pPr>
    <w:r>
      <w:rPr/>
      <w:t>Footer text.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"/>
      <w:bidi w:val="0"/>
      <w:jc w:val="left"/>
      <w:rPr/>
    </w:pPr>
    <w:r>
      <w:rPr/>
      <w:t>Header text.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it-IT" w:eastAsia="zh-CN" w:bidi="hi-IN"/>
    </w:rPr>
  </w:style>
  <w:style w:type="paragraph" w:styleId="Titolo1">
    <w:name w:val="Heading 1"/>
    <w:basedOn w:val="Titolo"/>
    <w:next w:val="Corpodeltesto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Titolo2">
    <w:name w:val="Heading 2"/>
    <w:basedOn w:val="Titolo"/>
    <w:next w:val="Corpodeltesto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character" w:styleId="Numerazionerighe">
    <w:name w:val="Numerazione righe"/>
    <w:rPr/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ohit Devanagari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Intestazioneepidipagina">
    <w:name w:val="Intestazione e piè di pagina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Intestazione">
    <w:name w:val="Header"/>
    <w:basedOn w:val="Intestazioneepidipagina"/>
    <w:pPr>
      <w:suppressLineNumbers/>
    </w:pPr>
    <w:rPr/>
  </w:style>
  <w:style w:type="paragraph" w:styleId="Pidipagina">
    <w:name w:val="Footer"/>
    <w:basedOn w:val="Intestazioneepidipagina"/>
    <w:pPr>
      <w:suppressLineNumbers/>
    </w:pPr>
    <w:rPr/>
  </w:style>
  <w:style w:type="paragraph" w:styleId="Sottotitolo">
    <w:name w:val="Subtitle"/>
    <w:basedOn w:val="Titolo"/>
    <w:next w:val="Corpodeltesto"/>
    <w:qFormat/>
    <w:pPr>
      <w:spacing w:before="60" w:after="120"/>
      <w:jc w:val="center"/>
    </w:pPr>
    <w:rPr>
      <w:sz w:val="36"/>
      <w:szCs w:val="36"/>
    </w:rPr>
  </w:style>
  <w:style w:type="paragraph" w:styleId="Testocitato">
    <w:name w:val="Testo citato"/>
    <w:basedOn w:val="Normal"/>
    <w:qFormat/>
    <w:pPr>
      <w:spacing w:before="0" w:after="283"/>
      <w:ind w:left="567" w:right="567" w:hanging="0"/>
    </w:pPr>
    <w:rPr/>
  </w:style>
  <w:style w:type="paragraph" w:styleId="Testopreformattato">
    <w:name w:val="Testo preformattat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40</Words>
  <Characters>246</Characters>
  <CharactersWithSpaces>273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2024-01-12T15:06:42Z</dcterms:created>
  <dc:creator>Alessandro Falappa</dc:creator>
  <dc:description>Comments document property</dc:description>
  <cp:keywords>Keyword document property</cp:keywords>
  <dc:language>it-IT</dc:language>
  <cp:lastModifiedBy>Alessandro Falappa</cp:lastModifiedBy>
  <dcterms:modified xsi:type="dcterms:W3CDTF">2024-01-12T16:36:38Z</dcterms:modified>
  <cp:revision>2</cp:revision>
  <dc:subject>Subject document property</dc:subject>
  <dc:title>Title document property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 property">
    <vt:lpwstr>Custom document property</vt:lpwstr>
  </property>
</Properties>
</file>